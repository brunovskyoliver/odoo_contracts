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3698" w14:textId="4B725056" w:rsidR="009D780B" w:rsidRPr="00B9325D" w:rsidRDefault="00536D2F" w:rsidP="00B9325D">
      <w:pPr>
        <w:tabs>
          <w:tab w:val="left" w:pos="9000"/>
        </w:tabs>
        <w:snapToGrid w:val="0"/>
        <w:ind w:right="-30"/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 xml:space="preserve">Dohoda o zmene záväzkového vzťahu </w:t>
      </w:r>
      <w:ins w:id="0" w:author="Jana Zemanová" w:date="2026-04-08T14:40:00Z" w16du:dateUtc="2026-04-08T12:40:00Z">
        <w:r w:rsidR="003000BC">
          <w:rPr>
            <w:rFonts w:ascii="Arial" w:hAnsi="Arial" w:cs="Arial"/>
            <w:b/>
            <w:sz w:val="20"/>
            <w:szCs w:val="20"/>
          </w:rPr>
          <w:t>č. 1</w:t>
        </w:r>
      </w:ins>
    </w:p>
    <w:p w14:paraId="462C59BB" w14:textId="77777777" w:rsidR="009D780B" w:rsidRPr="00B9325D" w:rsidRDefault="009D780B" w:rsidP="00B9325D">
      <w:pPr>
        <w:tabs>
          <w:tab w:val="left" w:pos="9000"/>
        </w:tabs>
        <w:snapToGrid w:val="0"/>
        <w:ind w:right="-30"/>
        <w:rPr>
          <w:rFonts w:ascii="Arial" w:hAnsi="Arial" w:cs="Arial"/>
          <w:sz w:val="20"/>
          <w:szCs w:val="20"/>
        </w:rPr>
      </w:pPr>
    </w:p>
    <w:p w14:paraId="2E7B4628" w14:textId="4832EE64" w:rsidR="009D780B" w:rsidRPr="00B9325D" w:rsidRDefault="009D780B" w:rsidP="00B9325D">
      <w:pPr>
        <w:tabs>
          <w:tab w:val="left" w:pos="9000"/>
        </w:tabs>
        <w:snapToGrid w:val="0"/>
        <w:ind w:right="-30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uzavret</w:t>
      </w:r>
      <w:r w:rsidR="00911494" w:rsidRPr="00B9325D">
        <w:rPr>
          <w:rFonts w:ascii="Arial" w:hAnsi="Arial" w:cs="Arial"/>
          <w:sz w:val="20"/>
          <w:szCs w:val="20"/>
        </w:rPr>
        <w:t>á</w:t>
      </w:r>
      <w:r w:rsidRPr="00B9325D">
        <w:rPr>
          <w:rFonts w:ascii="Arial" w:hAnsi="Arial" w:cs="Arial"/>
          <w:sz w:val="20"/>
          <w:szCs w:val="20"/>
        </w:rPr>
        <w:t xml:space="preserve"> medzi:</w:t>
      </w:r>
    </w:p>
    <w:p w14:paraId="4A3F4399" w14:textId="77777777" w:rsidR="009D780B" w:rsidRPr="00B9325D" w:rsidRDefault="009D780B" w:rsidP="00B9325D">
      <w:pPr>
        <w:tabs>
          <w:tab w:val="left" w:pos="9000"/>
        </w:tabs>
        <w:snapToGrid w:val="0"/>
        <w:ind w:left="2880" w:right="-30" w:hanging="2880"/>
        <w:jc w:val="center"/>
        <w:rPr>
          <w:rFonts w:ascii="Arial" w:hAnsi="Arial" w:cs="Arial"/>
          <w:sz w:val="20"/>
          <w:szCs w:val="20"/>
          <w:lang w:eastAsia="en-US"/>
        </w:rPr>
      </w:pPr>
    </w:p>
    <w:p w14:paraId="0D2D13D7" w14:textId="4FF6FC1C" w:rsidR="00B9325D" w:rsidRPr="00B9325D" w:rsidRDefault="00BD6350" w:rsidP="00B9325D">
      <w:pPr>
        <w:tabs>
          <w:tab w:val="left" w:pos="5103"/>
          <w:tab w:val="center" w:pos="6040"/>
        </w:tabs>
        <w:rPr>
          <w:rFonts w:ascii="Arial" w:hAnsi="Arial" w:cs="Arial"/>
          <w:sz w:val="20"/>
          <w:szCs w:val="20"/>
        </w:rPr>
      </w:pPr>
      <w:r>
        <w:rPr>
          <w:rFonts w:ascii="Arial" w:eastAsia="Lato" w:hAnsi="Arial" w:cs="Arial"/>
          <w:b/>
          <w:sz w:val="20"/>
          <w:szCs w:val="20"/>
        </w:rPr>
        <w:t>Prenajímateľ</w:t>
      </w:r>
      <w:r w:rsidR="00B9325D">
        <w:rPr>
          <w:rFonts w:ascii="Arial" w:eastAsia="Lato" w:hAnsi="Arial" w:cs="Arial"/>
          <w:b/>
          <w:sz w:val="20"/>
          <w:szCs w:val="20"/>
        </w:rPr>
        <w:t>:</w:t>
      </w:r>
      <w:r w:rsidR="00B9325D" w:rsidRPr="00B9325D">
        <w:rPr>
          <w:rFonts w:ascii="Arial" w:eastAsia="Lato" w:hAnsi="Arial" w:cs="Arial"/>
          <w:b/>
          <w:sz w:val="20"/>
          <w:szCs w:val="20"/>
        </w:rPr>
        <w:tab/>
      </w:r>
      <w:r>
        <w:rPr>
          <w:rFonts w:ascii="Arial" w:eastAsia="Lato" w:hAnsi="Arial" w:cs="Arial"/>
          <w:b/>
          <w:sz w:val="20"/>
          <w:szCs w:val="20"/>
        </w:rPr>
        <w:t>Nájomca:</w:t>
      </w:r>
    </w:p>
    <w:p w14:paraId="155ECBFE" w14:textId="77777777" w:rsidR="00B9325D" w:rsidRPr="00B9325D" w:rsidRDefault="00B9325D" w:rsidP="00B9325D">
      <w:pPr>
        <w:tabs>
          <w:tab w:val="left" w:pos="5103"/>
          <w:tab w:val="center" w:pos="6364"/>
        </w:tabs>
        <w:ind w:left="-1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NOVEM IT s.r.o.</w:t>
      </w:r>
      <w:r w:rsidRPr="00B9325D">
        <w:rPr>
          <w:rFonts w:ascii="Arial" w:hAnsi="Arial" w:cs="Arial"/>
          <w:sz w:val="20"/>
          <w:szCs w:val="20"/>
        </w:rPr>
        <w:tab/>
        <w:t>ALŽBETIN DOM o.z.</w:t>
      </w:r>
    </w:p>
    <w:p w14:paraId="70C47B2E" w14:textId="77777777" w:rsidR="00B9325D" w:rsidRPr="00B9325D" w:rsidRDefault="00B9325D" w:rsidP="00B9325D">
      <w:pPr>
        <w:tabs>
          <w:tab w:val="left" w:pos="5103"/>
          <w:tab w:val="center" w:pos="6556"/>
        </w:tabs>
        <w:ind w:left="-1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Lichnerova 35</w:t>
      </w:r>
      <w:r w:rsidRPr="00B9325D">
        <w:rPr>
          <w:rFonts w:ascii="Arial" w:hAnsi="Arial" w:cs="Arial"/>
          <w:sz w:val="20"/>
          <w:szCs w:val="20"/>
        </w:rPr>
        <w:tab/>
        <w:t>Slnečné jazerá 2765/438</w:t>
      </w:r>
    </w:p>
    <w:p w14:paraId="3CB67E7C" w14:textId="77777777" w:rsidR="00B9325D" w:rsidRPr="00B9325D" w:rsidRDefault="00B9325D" w:rsidP="00B9325D">
      <w:pPr>
        <w:tabs>
          <w:tab w:val="left" w:pos="5103"/>
          <w:tab w:val="center" w:pos="6238"/>
        </w:tabs>
        <w:ind w:left="-1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903 01 Senec</w:t>
      </w:r>
      <w:r w:rsidRPr="00B9325D">
        <w:rPr>
          <w:rFonts w:ascii="Arial" w:hAnsi="Arial" w:cs="Arial"/>
          <w:sz w:val="20"/>
          <w:szCs w:val="20"/>
        </w:rPr>
        <w:tab/>
        <w:t>Senec SVK 90301</w:t>
      </w:r>
    </w:p>
    <w:p w14:paraId="401F2EBE" w14:textId="35E97211" w:rsidR="00B9325D" w:rsidRPr="00B9325D" w:rsidRDefault="00A55B2A" w:rsidP="00A55B2A">
      <w:pPr>
        <w:tabs>
          <w:tab w:val="left" w:pos="510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fa</w:t>
      </w:r>
      <w:r w:rsidR="00B9325D" w:rsidRPr="00B9325D">
        <w:rPr>
          <w:rFonts w:ascii="Arial" w:hAnsi="Arial" w:cs="Arial"/>
          <w:sz w:val="20"/>
          <w:szCs w:val="20"/>
        </w:rPr>
        <w:t>ktury@alzbetindom.sk</w:t>
      </w:r>
    </w:p>
    <w:p w14:paraId="075104BF" w14:textId="096B64CC" w:rsidR="00B9325D" w:rsidRPr="00B9325D" w:rsidRDefault="00B9325D" w:rsidP="00B9325D">
      <w:pPr>
        <w:tabs>
          <w:tab w:val="left" w:pos="5103"/>
        </w:tabs>
        <w:ind w:left="-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IČO: 50282859</w:t>
      </w:r>
      <w:r w:rsidR="00197E26">
        <w:rPr>
          <w:rFonts w:ascii="Arial" w:hAnsi="Arial" w:cs="Arial"/>
          <w:sz w:val="20"/>
          <w:szCs w:val="20"/>
        </w:rPr>
        <w:tab/>
      </w:r>
      <w:ins w:id="1" w:author="Jana Zemanová" w:date="2026-04-08T14:37:00Z" w16du:dateUtc="2026-04-08T12:37:00Z">
        <w:r w:rsidR="00197E26">
          <w:rPr>
            <w:rFonts w:ascii="Arial" w:hAnsi="Arial" w:cs="Arial"/>
            <w:sz w:val="20"/>
            <w:szCs w:val="20"/>
          </w:rPr>
          <w:t>IČO: 42 355 761</w:t>
        </w:r>
      </w:ins>
    </w:p>
    <w:p w14:paraId="4A2FBF12" w14:textId="77777777" w:rsidR="00B9325D" w:rsidRPr="00B9325D" w:rsidRDefault="00B9325D" w:rsidP="00B9325D">
      <w:pPr>
        <w:tabs>
          <w:tab w:val="left" w:pos="5103"/>
        </w:tabs>
        <w:ind w:left="-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IČ DPH: SK2120427078</w:t>
      </w:r>
    </w:p>
    <w:p w14:paraId="24C1EB69" w14:textId="77777777" w:rsidR="00B9325D" w:rsidRPr="00B9325D" w:rsidRDefault="00B9325D" w:rsidP="00B9325D">
      <w:pPr>
        <w:tabs>
          <w:tab w:val="left" w:pos="5103"/>
        </w:tabs>
        <w:ind w:left="-5" w:right="5408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Zápis v obch. reg. Mestského súdu Bratislava III, oddiel Sro,vl. č. 115271/B</w:t>
      </w:r>
    </w:p>
    <w:p w14:paraId="7FC1E049" w14:textId="77777777" w:rsidR="009D780B" w:rsidRPr="00B9325D" w:rsidRDefault="009D780B" w:rsidP="00B9325D">
      <w:pPr>
        <w:pStyle w:val="Zkladntext"/>
        <w:rPr>
          <w:rFonts w:ascii="Arial" w:hAnsi="Arial" w:cs="Arial"/>
          <w:sz w:val="20"/>
        </w:rPr>
      </w:pPr>
    </w:p>
    <w:p w14:paraId="4BC63D2A" w14:textId="57C9BCFB" w:rsidR="009D780B" w:rsidRPr="00B9325D" w:rsidRDefault="009D780B" w:rsidP="00B9325D">
      <w:pPr>
        <w:pStyle w:val="Zkladntext"/>
        <w:jc w:val="center"/>
        <w:rPr>
          <w:rFonts w:ascii="Arial" w:hAnsi="Arial" w:cs="Arial"/>
          <w:i/>
          <w:sz w:val="20"/>
        </w:rPr>
      </w:pPr>
      <w:r w:rsidRPr="00B9325D">
        <w:rPr>
          <w:rFonts w:ascii="Arial" w:hAnsi="Arial" w:cs="Arial"/>
          <w:i/>
          <w:sz w:val="20"/>
        </w:rPr>
        <w:t>s nasledovným obsahom:</w:t>
      </w:r>
    </w:p>
    <w:p w14:paraId="0F255CC9" w14:textId="77777777" w:rsidR="009D780B" w:rsidRPr="00B9325D" w:rsidRDefault="009D780B" w:rsidP="00B9325D">
      <w:pPr>
        <w:pStyle w:val="Zkladntext"/>
        <w:rPr>
          <w:rFonts w:ascii="Arial" w:hAnsi="Arial" w:cs="Arial"/>
          <w:sz w:val="20"/>
        </w:rPr>
      </w:pPr>
    </w:p>
    <w:p w14:paraId="27654D68" w14:textId="77777777" w:rsidR="009D780B" w:rsidRPr="00B9325D" w:rsidRDefault="009D780B" w:rsidP="00B9325D">
      <w:pPr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>Článok I</w:t>
      </w:r>
    </w:p>
    <w:p w14:paraId="74576612" w14:textId="77777777" w:rsidR="009D780B" w:rsidRPr="00B9325D" w:rsidRDefault="009D780B" w:rsidP="00B9325D">
      <w:pPr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>Úvodné ustanovenia</w:t>
      </w:r>
    </w:p>
    <w:p w14:paraId="57F3B1D4" w14:textId="77777777" w:rsidR="009D780B" w:rsidRPr="00B9325D" w:rsidRDefault="009D780B" w:rsidP="00B9325D">
      <w:pPr>
        <w:jc w:val="both"/>
        <w:rPr>
          <w:rFonts w:ascii="Arial" w:hAnsi="Arial" w:cs="Arial"/>
          <w:sz w:val="20"/>
          <w:szCs w:val="20"/>
        </w:rPr>
      </w:pPr>
    </w:p>
    <w:p w14:paraId="3AFA046F" w14:textId="718E0E65" w:rsidR="009D780B" w:rsidRPr="00B9325D" w:rsidRDefault="00BD6350" w:rsidP="00B9325D">
      <w:pPr>
        <w:pStyle w:val="Zkladntext"/>
        <w:numPr>
          <w:ilvl w:val="0"/>
          <w:numId w:val="5"/>
        </w:numPr>
        <w:tabs>
          <w:tab w:val="left" w:pos="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Prenajímateľ</w:t>
      </w:r>
      <w:r w:rsidR="009D780B" w:rsidRPr="00B9325D">
        <w:rPr>
          <w:rFonts w:ascii="Arial" w:hAnsi="Arial" w:cs="Arial"/>
          <w:sz w:val="20"/>
        </w:rPr>
        <w:t xml:space="preserve"> a </w:t>
      </w:r>
      <w:r>
        <w:rPr>
          <w:rFonts w:ascii="Arial" w:hAnsi="Arial" w:cs="Arial"/>
          <w:sz w:val="20"/>
        </w:rPr>
        <w:t>Nájomca</w:t>
      </w:r>
      <w:r w:rsidR="009D780B" w:rsidRPr="00B9325D">
        <w:rPr>
          <w:rFonts w:ascii="Arial" w:hAnsi="Arial" w:cs="Arial"/>
          <w:sz w:val="20"/>
        </w:rPr>
        <w:t xml:space="preserve"> sú účastníkmi záväzkového vzťahu založeného Zm</w:t>
      </w:r>
      <w:r w:rsidR="005B4D0D" w:rsidRPr="00B9325D">
        <w:rPr>
          <w:rFonts w:ascii="Arial" w:hAnsi="Arial" w:cs="Arial"/>
          <w:sz w:val="20"/>
        </w:rPr>
        <w:t>l</w:t>
      </w:r>
      <w:r w:rsidR="009D780B" w:rsidRPr="00B9325D">
        <w:rPr>
          <w:rFonts w:ascii="Arial" w:hAnsi="Arial" w:cs="Arial"/>
          <w:sz w:val="20"/>
        </w:rPr>
        <w:t>uvou o</w:t>
      </w:r>
      <w:r w:rsidR="003518EB">
        <w:rPr>
          <w:rFonts w:ascii="Arial" w:hAnsi="Arial" w:cs="Arial"/>
          <w:sz w:val="20"/>
        </w:rPr>
        <w:t xml:space="preserve"> nájme </w:t>
      </w:r>
      <w:r w:rsidR="00472699">
        <w:rPr>
          <w:rFonts w:ascii="Arial" w:hAnsi="Arial" w:cs="Arial"/>
          <w:sz w:val="20"/>
        </w:rPr>
        <w:t xml:space="preserve">č. </w:t>
      </w:r>
      <w:r w:rsidR="00472699" w:rsidRPr="00401CA5">
        <w:rPr>
          <w:rFonts w:ascii="Arial" w:hAnsi="Arial" w:cs="Arial"/>
          <w:sz w:val="20"/>
          <w:highlight w:val="cyan"/>
        </w:rPr>
        <w:t>ZML</w:t>
      </w:r>
      <w:r w:rsidR="003518EB" w:rsidRPr="003518EB">
        <w:rPr>
          <w:rFonts w:ascii="Arial" w:hAnsi="Arial" w:cs="Arial"/>
          <w:sz w:val="20"/>
          <w:highlight w:val="cyan"/>
        </w:rPr>
        <w:t>00161</w:t>
      </w:r>
      <w:r w:rsidR="007E00DA">
        <w:rPr>
          <w:rFonts w:ascii="Arial" w:hAnsi="Arial" w:cs="Arial"/>
          <w:sz w:val="20"/>
        </w:rPr>
        <w:t xml:space="preserve"> (ďalej len ako „</w:t>
      </w:r>
      <w:r w:rsidR="007E00DA" w:rsidRPr="007E00DA">
        <w:rPr>
          <w:rFonts w:ascii="Arial" w:hAnsi="Arial" w:cs="Arial"/>
          <w:b/>
          <w:bCs/>
          <w:sz w:val="20"/>
        </w:rPr>
        <w:t>Zmluva</w:t>
      </w:r>
      <w:r w:rsidR="007E00DA">
        <w:rPr>
          <w:rFonts w:ascii="Arial" w:hAnsi="Arial" w:cs="Arial"/>
          <w:sz w:val="20"/>
        </w:rPr>
        <w:t>“)</w:t>
      </w:r>
      <w:r w:rsidR="00720858" w:rsidRPr="00B9325D">
        <w:rPr>
          <w:rFonts w:ascii="Arial" w:hAnsi="Arial" w:cs="Arial"/>
          <w:sz w:val="20"/>
        </w:rPr>
        <w:t xml:space="preserve">, ktorou sa </w:t>
      </w:r>
      <w:r>
        <w:rPr>
          <w:rFonts w:ascii="Arial" w:hAnsi="Arial" w:cs="Arial"/>
          <w:sz w:val="20"/>
        </w:rPr>
        <w:t>Prenajímateľ</w:t>
      </w:r>
      <w:r w:rsidR="00720858" w:rsidRPr="00B9325D">
        <w:rPr>
          <w:rFonts w:ascii="Arial" w:hAnsi="Arial" w:cs="Arial"/>
          <w:sz w:val="20"/>
        </w:rPr>
        <w:t xml:space="preserve"> zaviazal </w:t>
      </w:r>
      <w:r w:rsidR="003518EB">
        <w:rPr>
          <w:rFonts w:ascii="Arial" w:hAnsi="Arial" w:cs="Arial"/>
          <w:sz w:val="20"/>
        </w:rPr>
        <w:t xml:space="preserve">prenajať Nájomcovi </w:t>
      </w:r>
      <w:r w:rsidR="005F19FE">
        <w:rPr>
          <w:rFonts w:ascii="Arial" w:hAnsi="Arial" w:cs="Arial"/>
          <w:sz w:val="20"/>
        </w:rPr>
        <w:t>dohodnutý predmet nájmu</w:t>
      </w:r>
      <w:r w:rsidR="00720858" w:rsidRPr="00B9325D">
        <w:rPr>
          <w:rFonts w:ascii="Arial" w:hAnsi="Arial" w:cs="Arial"/>
          <w:sz w:val="20"/>
        </w:rPr>
        <w:t xml:space="preserve"> a </w:t>
      </w:r>
      <w:r>
        <w:rPr>
          <w:rFonts w:ascii="Arial" w:hAnsi="Arial" w:cs="Arial"/>
          <w:sz w:val="20"/>
        </w:rPr>
        <w:t>Nájomca</w:t>
      </w:r>
      <w:r w:rsidR="00720858" w:rsidRPr="00B9325D">
        <w:rPr>
          <w:rFonts w:ascii="Arial" w:hAnsi="Arial" w:cs="Arial"/>
          <w:sz w:val="20"/>
        </w:rPr>
        <w:t xml:space="preserve"> sa zaviazal platiť za to </w:t>
      </w:r>
      <w:r>
        <w:rPr>
          <w:rFonts w:ascii="Arial" w:hAnsi="Arial" w:cs="Arial"/>
          <w:sz w:val="20"/>
        </w:rPr>
        <w:t>Prenajímateľ</w:t>
      </w:r>
      <w:r w:rsidR="00720858" w:rsidRPr="00B9325D">
        <w:rPr>
          <w:rFonts w:ascii="Arial" w:hAnsi="Arial" w:cs="Arial"/>
          <w:sz w:val="20"/>
        </w:rPr>
        <w:t>ovi dohodnut</w:t>
      </w:r>
      <w:r w:rsidR="005F19FE">
        <w:rPr>
          <w:rFonts w:ascii="Arial" w:hAnsi="Arial" w:cs="Arial"/>
          <w:sz w:val="20"/>
        </w:rPr>
        <w:t>é</w:t>
      </w:r>
      <w:r w:rsidR="00720858" w:rsidRPr="00B9325D">
        <w:rPr>
          <w:rFonts w:ascii="Arial" w:hAnsi="Arial" w:cs="Arial"/>
          <w:sz w:val="20"/>
        </w:rPr>
        <w:t xml:space="preserve"> </w:t>
      </w:r>
      <w:r w:rsidR="005F19FE">
        <w:rPr>
          <w:rFonts w:ascii="Arial" w:hAnsi="Arial" w:cs="Arial"/>
          <w:sz w:val="20"/>
        </w:rPr>
        <w:t>nájomné a iné poplatky</w:t>
      </w:r>
      <w:r w:rsidR="004114D1" w:rsidRPr="00B9325D">
        <w:rPr>
          <w:rFonts w:ascii="Arial" w:hAnsi="Arial" w:cs="Arial"/>
          <w:sz w:val="20"/>
        </w:rPr>
        <w:t xml:space="preserve">. </w:t>
      </w:r>
    </w:p>
    <w:p w14:paraId="2488D7D0" w14:textId="593E5C0B" w:rsidR="009D780B" w:rsidRPr="00B9325D" w:rsidRDefault="009D780B" w:rsidP="00B9325D">
      <w:pPr>
        <w:pStyle w:val="Zkladntext"/>
        <w:numPr>
          <w:ilvl w:val="0"/>
          <w:numId w:val="5"/>
        </w:numPr>
        <w:tabs>
          <w:tab w:val="left" w:pos="0"/>
        </w:tabs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Nakoľko strany </w:t>
      </w:r>
      <w:r w:rsidR="007E00DA">
        <w:rPr>
          <w:rFonts w:ascii="Arial" w:hAnsi="Arial" w:cs="Arial"/>
          <w:sz w:val="20"/>
        </w:rPr>
        <w:t>majú záujem</w:t>
      </w:r>
      <w:r w:rsidRPr="00B9325D">
        <w:rPr>
          <w:rFonts w:ascii="Arial" w:hAnsi="Arial" w:cs="Arial"/>
          <w:sz w:val="20"/>
        </w:rPr>
        <w:t xml:space="preserve"> zmeniť existujúci právny vzťah založený Zmluvou, uzavreli túto dohodu aby ňou vykonali zmenu záväzkového vzťahu založeného Zmluvou, aby zmenili Zmluvu a tiež aby upravili vzájomné práva a povinnosti s touto zmenou súvisiace. </w:t>
      </w:r>
    </w:p>
    <w:p w14:paraId="52044F86" w14:textId="77777777" w:rsidR="00502423" w:rsidRPr="00B9325D" w:rsidRDefault="00502423" w:rsidP="00B9325D">
      <w:pPr>
        <w:ind w:left="360"/>
        <w:jc w:val="both"/>
        <w:rPr>
          <w:rFonts w:ascii="Arial" w:hAnsi="Arial" w:cs="Arial"/>
          <w:sz w:val="20"/>
          <w:szCs w:val="20"/>
        </w:rPr>
      </w:pPr>
    </w:p>
    <w:p w14:paraId="0A6BBBAC" w14:textId="77777777" w:rsidR="00502423" w:rsidRPr="00B9325D" w:rsidRDefault="00502423" w:rsidP="00B9325D">
      <w:pPr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>Článok II</w:t>
      </w:r>
    </w:p>
    <w:p w14:paraId="620B6FDA" w14:textId="4FC832AC" w:rsidR="00502423" w:rsidRPr="00B9325D" w:rsidRDefault="00502423" w:rsidP="00B9325D">
      <w:pPr>
        <w:ind w:left="540" w:hanging="540"/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 xml:space="preserve">Predmet </w:t>
      </w:r>
      <w:del w:id="2" w:author="Jana Zemanová" w:date="2026-04-08T14:41:00Z" w16du:dateUtc="2026-04-08T12:41:00Z">
        <w:r w:rsidR="00204521" w:rsidRPr="00B9325D" w:rsidDel="00C57F73">
          <w:rPr>
            <w:rFonts w:ascii="Arial" w:hAnsi="Arial" w:cs="Arial"/>
            <w:b/>
            <w:sz w:val="20"/>
            <w:szCs w:val="20"/>
          </w:rPr>
          <w:delText>dodatku</w:delText>
        </w:r>
      </w:del>
      <w:ins w:id="3" w:author="Jana Zemanová" w:date="2026-04-08T14:41:00Z" w16du:dateUtc="2026-04-08T12:41:00Z">
        <w:r w:rsidR="00C57F73">
          <w:rPr>
            <w:rFonts w:ascii="Arial" w:hAnsi="Arial" w:cs="Arial"/>
            <w:b/>
            <w:sz w:val="20"/>
            <w:szCs w:val="20"/>
          </w:rPr>
          <w:t xml:space="preserve"> dohody</w:t>
        </w:r>
      </w:ins>
    </w:p>
    <w:p w14:paraId="6BCEEB24" w14:textId="77777777" w:rsidR="00502423" w:rsidRPr="00B9325D" w:rsidRDefault="00502423" w:rsidP="00B9325D">
      <w:pPr>
        <w:rPr>
          <w:rFonts w:ascii="Arial" w:hAnsi="Arial" w:cs="Arial"/>
          <w:b/>
          <w:sz w:val="20"/>
          <w:szCs w:val="20"/>
        </w:rPr>
      </w:pPr>
    </w:p>
    <w:p w14:paraId="4ED30015" w14:textId="416E8E24" w:rsidR="004D6B64" w:rsidRPr="00B9325D" w:rsidRDefault="00FD6F39" w:rsidP="00B9325D">
      <w:pPr>
        <w:pStyle w:val="Zklad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Záväzkový vzťah založený Zmluvou sa odo dňa nadobudnutia účinnosti </w:t>
      </w:r>
      <w:r w:rsidR="00C23782" w:rsidRPr="00B9325D">
        <w:rPr>
          <w:rFonts w:ascii="Arial" w:hAnsi="Arial" w:cs="Arial"/>
          <w:sz w:val="20"/>
        </w:rPr>
        <w:t>tejto dohody</w:t>
      </w:r>
      <w:r w:rsidRPr="00B9325D">
        <w:rPr>
          <w:rFonts w:ascii="Arial" w:hAnsi="Arial" w:cs="Arial"/>
          <w:sz w:val="20"/>
        </w:rPr>
        <w:t xml:space="preserve"> mení tak</w:t>
      </w:r>
      <w:ins w:id="4" w:author="Jana Zemanová" w:date="2026-04-08T14:46:00Z" w16du:dateUtc="2026-04-08T12:46:00Z">
        <w:r w:rsidR="0085421F">
          <w:rPr>
            <w:rFonts w:ascii="Arial" w:hAnsi="Arial" w:cs="Arial"/>
            <w:sz w:val="20"/>
          </w:rPr>
          <w:t>,</w:t>
        </w:r>
      </w:ins>
      <w:r w:rsidRPr="00B9325D">
        <w:rPr>
          <w:rFonts w:ascii="Arial" w:hAnsi="Arial" w:cs="Arial"/>
          <w:sz w:val="20"/>
        </w:rPr>
        <w:t xml:space="preserve"> ako je uvedené v ďalších ustanoveniach tohto článku</w:t>
      </w:r>
      <w:r w:rsidR="00D658DD" w:rsidRPr="00B9325D">
        <w:rPr>
          <w:rFonts w:ascii="Arial" w:hAnsi="Arial" w:cs="Arial"/>
          <w:sz w:val="20"/>
        </w:rPr>
        <w:t>.</w:t>
      </w:r>
    </w:p>
    <w:p w14:paraId="5A3636DD" w14:textId="44403505" w:rsidR="00B94F2B" w:rsidRDefault="00B94F2B" w:rsidP="00B9325D">
      <w:pPr>
        <w:pStyle w:val="Zklad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Zmluvné strany sa dohodli, že pôvodná Doba viazanosti podľa Zmluvy sa predlžuje, a to tak, že nová Doba viazanosti trvá </w:t>
      </w:r>
      <w:del w:id="5" w:author="Jana Zemanová" w:date="2026-04-08T14:46:00Z" w16du:dateUtc="2026-04-08T12:46:00Z">
        <w:r w:rsidDel="0085421F">
          <w:rPr>
            <w:rFonts w:ascii="Arial" w:hAnsi="Arial" w:cs="Arial"/>
            <w:sz w:val="20"/>
          </w:rPr>
          <w:delText xml:space="preserve">až </w:delText>
        </w:r>
      </w:del>
      <w:r>
        <w:rPr>
          <w:rFonts w:ascii="Arial" w:hAnsi="Arial" w:cs="Arial"/>
          <w:sz w:val="20"/>
        </w:rPr>
        <w:t xml:space="preserve">do </w:t>
      </w:r>
      <w:r w:rsidRPr="00B94F2B">
        <w:rPr>
          <w:rFonts w:ascii="Arial" w:hAnsi="Arial" w:cs="Arial"/>
          <w:sz w:val="20"/>
          <w:highlight w:val="cyan"/>
        </w:rPr>
        <w:t>............</w:t>
      </w:r>
    </w:p>
    <w:p w14:paraId="715D34DC" w14:textId="688BE753" w:rsidR="00502423" w:rsidRPr="00B9325D" w:rsidRDefault="00F16F54" w:rsidP="00B9325D">
      <w:pPr>
        <w:pStyle w:val="Zklad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Ustanovenia Zmluvy, ktoré </w:t>
      </w:r>
      <w:r w:rsidR="008D5163" w:rsidRPr="00B9325D">
        <w:rPr>
          <w:rFonts w:ascii="Arial" w:hAnsi="Arial" w:cs="Arial"/>
          <w:sz w:val="20"/>
        </w:rPr>
        <w:t xml:space="preserve">nie sú dotknuté </w:t>
      </w:r>
      <w:r w:rsidR="00C23782" w:rsidRPr="00B9325D">
        <w:rPr>
          <w:rFonts w:ascii="Arial" w:hAnsi="Arial" w:cs="Arial"/>
          <w:sz w:val="20"/>
        </w:rPr>
        <w:t xml:space="preserve">touto dohodou </w:t>
      </w:r>
      <w:r w:rsidR="00502423" w:rsidRPr="00B9325D">
        <w:rPr>
          <w:rFonts w:ascii="Arial" w:hAnsi="Arial" w:cs="Arial"/>
          <w:sz w:val="20"/>
        </w:rPr>
        <w:t xml:space="preserve">ostávajú </w:t>
      </w:r>
      <w:r w:rsidR="00156173" w:rsidRPr="00B9325D">
        <w:rPr>
          <w:rFonts w:ascii="Arial" w:hAnsi="Arial" w:cs="Arial"/>
          <w:sz w:val="20"/>
        </w:rPr>
        <w:t>platiť v nezmenenom znení</w:t>
      </w:r>
      <w:r w:rsidR="00502423" w:rsidRPr="00B9325D">
        <w:rPr>
          <w:rFonts w:ascii="Arial" w:hAnsi="Arial" w:cs="Arial"/>
          <w:sz w:val="20"/>
        </w:rPr>
        <w:t>.</w:t>
      </w:r>
    </w:p>
    <w:p w14:paraId="1FC1CD5E" w14:textId="77777777" w:rsidR="00502423" w:rsidRPr="00B9325D" w:rsidRDefault="00502423" w:rsidP="00B9325D">
      <w:pPr>
        <w:pStyle w:val="Zkladntext"/>
        <w:rPr>
          <w:rFonts w:ascii="Arial" w:hAnsi="Arial" w:cs="Arial"/>
          <w:sz w:val="20"/>
        </w:rPr>
      </w:pPr>
    </w:p>
    <w:p w14:paraId="68F042EC" w14:textId="77777777" w:rsidR="00502423" w:rsidRPr="00B9325D" w:rsidRDefault="00502423" w:rsidP="00B9325D">
      <w:pPr>
        <w:pStyle w:val="Zkladntext"/>
        <w:jc w:val="center"/>
        <w:rPr>
          <w:rFonts w:ascii="Arial" w:hAnsi="Arial" w:cs="Arial"/>
          <w:b/>
          <w:sz w:val="20"/>
        </w:rPr>
      </w:pPr>
      <w:r w:rsidRPr="00B9325D">
        <w:rPr>
          <w:rFonts w:ascii="Arial" w:hAnsi="Arial" w:cs="Arial"/>
          <w:b/>
          <w:sz w:val="20"/>
        </w:rPr>
        <w:t>Článok III</w:t>
      </w:r>
    </w:p>
    <w:p w14:paraId="64444547" w14:textId="77777777" w:rsidR="00502423" w:rsidRPr="00B9325D" w:rsidRDefault="00502423" w:rsidP="00B9325D">
      <w:pPr>
        <w:pStyle w:val="Zkladntext"/>
        <w:jc w:val="center"/>
        <w:rPr>
          <w:rFonts w:ascii="Arial" w:hAnsi="Arial" w:cs="Arial"/>
          <w:b/>
          <w:sz w:val="20"/>
        </w:rPr>
      </w:pPr>
      <w:r w:rsidRPr="00B9325D">
        <w:rPr>
          <w:rFonts w:ascii="Arial" w:hAnsi="Arial" w:cs="Arial"/>
          <w:b/>
          <w:sz w:val="20"/>
        </w:rPr>
        <w:t>Spoločné a záverečné ustanovenia</w:t>
      </w:r>
    </w:p>
    <w:p w14:paraId="2A22A410" w14:textId="77777777" w:rsidR="00502423" w:rsidRPr="00B9325D" w:rsidRDefault="00502423" w:rsidP="00B9325D">
      <w:pPr>
        <w:pStyle w:val="Zkladntext"/>
        <w:rPr>
          <w:rFonts w:ascii="Arial" w:hAnsi="Arial" w:cs="Arial"/>
          <w:sz w:val="20"/>
        </w:rPr>
      </w:pPr>
    </w:p>
    <w:p w14:paraId="0DFCC98A" w14:textId="29304591" w:rsidR="00502423" w:rsidRPr="00B9325D" w:rsidRDefault="00447419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>Z</w:t>
      </w:r>
      <w:r w:rsidR="00502423" w:rsidRPr="00B9325D">
        <w:rPr>
          <w:rFonts w:ascii="Arial" w:hAnsi="Arial" w:cs="Arial"/>
          <w:sz w:val="20"/>
        </w:rPr>
        <w:t xml:space="preserve">áväzkový vzťah založený </w:t>
      </w:r>
      <w:r w:rsidR="00BB7839" w:rsidRPr="00B9325D">
        <w:rPr>
          <w:rFonts w:ascii="Arial" w:hAnsi="Arial" w:cs="Arial"/>
          <w:sz w:val="20"/>
        </w:rPr>
        <w:t xml:space="preserve">touto dohodou </w:t>
      </w:r>
      <w:r w:rsidR="00502423" w:rsidRPr="00B9325D">
        <w:rPr>
          <w:rFonts w:ascii="Arial" w:hAnsi="Arial" w:cs="Arial"/>
          <w:sz w:val="20"/>
        </w:rPr>
        <w:t>sa spravuje právnym poriadkom Slovenskej republiky.</w:t>
      </w:r>
    </w:p>
    <w:p w14:paraId="35CC70CD" w14:textId="49015160" w:rsidR="00502423" w:rsidRPr="00B9325D" w:rsidRDefault="00502423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Ak niektoré ustanovenia </w:t>
      </w:r>
      <w:r w:rsidR="00BB7839" w:rsidRPr="00B9325D">
        <w:rPr>
          <w:rFonts w:ascii="Arial" w:hAnsi="Arial" w:cs="Arial"/>
          <w:sz w:val="20"/>
        </w:rPr>
        <w:t xml:space="preserve">tejto dohody </w:t>
      </w:r>
      <w:r w:rsidRPr="00B9325D">
        <w:rPr>
          <w:rFonts w:ascii="Arial" w:hAnsi="Arial" w:cs="Arial"/>
          <w:sz w:val="20"/>
        </w:rPr>
        <w:t>nie sú celkom alebo sčasti platné alebo účinné alebo neskôr stratia platnosť alebo účinnosť, nie je tým dotknutá platn</w:t>
      </w:r>
      <w:r w:rsidR="00BB7839" w:rsidRPr="00B9325D">
        <w:rPr>
          <w:rFonts w:ascii="Arial" w:hAnsi="Arial" w:cs="Arial"/>
          <w:sz w:val="20"/>
        </w:rPr>
        <w:t>osť a ani účinnosť ostatných jej</w:t>
      </w:r>
      <w:r w:rsidRPr="00B9325D">
        <w:rPr>
          <w:rFonts w:ascii="Arial" w:hAnsi="Arial" w:cs="Arial"/>
          <w:sz w:val="20"/>
        </w:rPr>
        <w:t xml:space="preserve"> ustanovení. Namiesto neplatných, prípadne neúčinných ustanovení a na vyplnenie medzier sa použije úprava, ktorá, pokiaľ je to právne možné, sa čo najviac približuje zmyslu a účelu </w:t>
      </w:r>
      <w:r w:rsidR="00BB7839" w:rsidRPr="00B9325D">
        <w:rPr>
          <w:rFonts w:ascii="Arial" w:hAnsi="Arial" w:cs="Arial"/>
          <w:sz w:val="20"/>
        </w:rPr>
        <w:t>tejto dohody</w:t>
      </w:r>
      <w:r w:rsidRPr="00B9325D">
        <w:rPr>
          <w:rFonts w:ascii="Arial" w:hAnsi="Arial" w:cs="Arial"/>
          <w:sz w:val="20"/>
        </w:rPr>
        <w:t xml:space="preserve">, pokiaľ pri uzatváraní </w:t>
      </w:r>
      <w:r w:rsidR="00BB7839" w:rsidRPr="00B9325D">
        <w:rPr>
          <w:rFonts w:ascii="Arial" w:hAnsi="Arial" w:cs="Arial"/>
          <w:sz w:val="20"/>
        </w:rPr>
        <w:t xml:space="preserve">tejto dohody </w:t>
      </w:r>
      <w:r w:rsidRPr="00B9325D">
        <w:rPr>
          <w:rFonts w:ascii="Arial" w:hAnsi="Arial" w:cs="Arial"/>
          <w:sz w:val="20"/>
        </w:rPr>
        <w:t>zmluvné strany túto otázku brali do úvahy.</w:t>
      </w:r>
    </w:p>
    <w:p w14:paraId="7F102EC0" w14:textId="7A863564" w:rsidR="00502423" w:rsidRPr="00B9325D" w:rsidRDefault="00BB7839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>Táto dohoda</w:t>
      </w:r>
      <w:r w:rsidR="00502423" w:rsidRPr="00B9325D">
        <w:rPr>
          <w:rFonts w:ascii="Arial" w:hAnsi="Arial" w:cs="Arial"/>
          <w:sz w:val="20"/>
        </w:rPr>
        <w:t xml:space="preserve"> nadobúda platnosť </w:t>
      </w:r>
      <w:r w:rsidR="00156173" w:rsidRPr="00B9325D">
        <w:rPr>
          <w:rFonts w:ascii="Arial" w:hAnsi="Arial" w:cs="Arial"/>
          <w:sz w:val="20"/>
        </w:rPr>
        <w:t xml:space="preserve">a účinnosť </w:t>
      </w:r>
      <w:r w:rsidR="00502423" w:rsidRPr="00B9325D">
        <w:rPr>
          <w:rFonts w:ascii="Arial" w:hAnsi="Arial" w:cs="Arial"/>
          <w:sz w:val="20"/>
        </w:rPr>
        <w:t xml:space="preserve">dňom </w:t>
      </w:r>
      <w:r w:rsidR="00025CA7" w:rsidRPr="00B9325D">
        <w:rPr>
          <w:rFonts w:ascii="Arial" w:hAnsi="Arial" w:cs="Arial"/>
          <w:sz w:val="20"/>
        </w:rPr>
        <w:t>je</w:t>
      </w:r>
      <w:r w:rsidR="00D21F98" w:rsidRPr="00B9325D">
        <w:rPr>
          <w:rFonts w:ascii="Arial" w:hAnsi="Arial" w:cs="Arial"/>
          <w:sz w:val="20"/>
        </w:rPr>
        <w:t>j</w:t>
      </w:r>
      <w:r w:rsidR="00025CA7" w:rsidRPr="00B9325D">
        <w:rPr>
          <w:rFonts w:ascii="Arial" w:hAnsi="Arial" w:cs="Arial"/>
          <w:sz w:val="20"/>
        </w:rPr>
        <w:t xml:space="preserve"> podpisu zmluvnými stranami.</w:t>
      </w:r>
    </w:p>
    <w:p w14:paraId="2ADE8A7D" w14:textId="6BFDF792" w:rsidR="00502423" w:rsidRPr="00B9325D" w:rsidRDefault="00D21F98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Táto dohoda </w:t>
      </w:r>
      <w:r w:rsidR="00502423" w:rsidRPr="00B9325D">
        <w:rPr>
          <w:rFonts w:ascii="Arial" w:hAnsi="Arial" w:cs="Arial"/>
          <w:sz w:val="20"/>
        </w:rPr>
        <w:t>je vyhotoven</w:t>
      </w:r>
      <w:r w:rsidRPr="00B9325D">
        <w:rPr>
          <w:rFonts w:ascii="Arial" w:hAnsi="Arial" w:cs="Arial"/>
          <w:sz w:val="20"/>
        </w:rPr>
        <w:t>á</w:t>
      </w:r>
      <w:r w:rsidR="00502423" w:rsidRPr="00B9325D">
        <w:rPr>
          <w:rFonts w:ascii="Arial" w:hAnsi="Arial" w:cs="Arial"/>
          <w:sz w:val="20"/>
        </w:rPr>
        <w:t xml:space="preserve"> v dvoch rovnopisoch</w:t>
      </w:r>
      <w:r w:rsidRPr="00B9325D">
        <w:rPr>
          <w:rFonts w:ascii="Arial" w:hAnsi="Arial" w:cs="Arial"/>
          <w:sz w:val="20"/>
        </w:rPr>
        <w:t xml:space="preserve">, z ktorých </w:t>
      </w:r>
      <w:r w:rsidR="00502423" w:rsidRPr="00B9325D">
        <w:rPr>
          <w:rFonts w:ascii="Arial" w:hAnsi="Arial" w:cs="Arial"/>
          <w:sz w:val="20"/>
        </w:rPr>
        <w:t>každá zmluvná strana obdrží po jednom rovnopise.</w:t>
      </w:r>
    </w:p>
    <w:p w14:paraId="3673B84D" w14:textId="24B10E0A" w:rsidR="00502423" w:rsidRPr="00B9325D" w:rsidRDefault="00502423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Zmluvné strany vyhlasujú, že si </w:t>
      </w:r>
      <w:r w:rsidR="00D21F98" w:rsidRPr="00B9325D">
        <w:rPr>
          <w:rFonts w:ascii="Arial" w:hAnsi="Arial" w:cs="Arial"/>
          <w:sz w:val="20"/>
        </w:rPr>
        <w:t>túto dohodu</w:t>
      </w:r>
      <w:r w:rsidRPr="00B9325D">
        <w:rPr>
          <w:rFonts w:ascii="Arial" w:hAnsi="Arial" w:cs="Arial"/>
          <w:sz w:val="20"/>
        </w:rPr>
        <w:t xml:space="preserve"> prečítali, je</w:t>
      </w:r>
      <w:r w:rsidR="00D21F98" w:rsidRPr="00B9325D">
        <w:rPr>
          <w:rFonts w:ascii="Arial" w:hAnsi="Arial" w:cs="Arial"/>
          <w:sz w:val="20"/>
        </w:rPr>
        <w:t>j</w:t>
      </w:r>
      <w:r w:rsidRPr="00B9325D">
        <w:rPr>
          <w:rFonts w:ascii="Arial" w:hAnsi="Arial" w:cs="Arial"/>
          <w:sz w:val="20"/>
        </w:rPr>
        <w:t xml:space="preserve"> obsahu porozumeli a na znak toho, že obsah </w:t>
      </w:r>
      <w:r w:rsidR="00D21F98" w:rsidRPr="00B9325D">
        <w:rPr>
          <w:rFonts w:ascii="Arial" w:hAnsi="Arial" w:cs="Arial"/>
          <w:sz w:val="20"/>
        </w:rPr>
        <w:t xml:space="preserve">tejto dohody </w:t>
      </w:r>
      <w:r w:rsidRPr="00B9325D">
        <w:rPr>
          <w:rFonts w:ascii="Arial" w:hAnsi="Arial" w:cs="Arial"/>
          <w:sz w:val="20"/>
        </w:rPr>
        <w:t xml:space="preserve">zodpovedá ich skutočnej a slobodnej vôli, </w:t>
      </w:r>
      <w:r w:rsidR="00D21F98" w:rsidRPr="00B9325D">
        <w:rPr>
          <w:rFonts w:ascii="Arial" w:hAnsi="Arial" w:cs="Arial"/>
          <w:sz w:val="20"/>
        </w:rPr>
        <w:t>ju</w:t>
      </w:r>
      <w:r w:rsidRPr="00B9325D">
        <w:rPr>
          <w:rFonts w:ascii="Arial" w:hAnsi="Arial" w:cs="Arial"/>
          <w:sz w:val="20"/>
        </w:rPr>
        <w:t xml:space="preserve"> podpísali.</w:t>
      </w:r>
    </w:p>
    <w:p w14:paraId="1072221D" w14:textId="77777777" w:rsidR="00502423" w:rsidRPr="00B9325D" w:rsidRDefault="00502423" w:rsidP="00B9325D">
      <w:pPr>
        <w:pStyle w:val="Zarkazkladnhotextu"/>
        <w:spacing w:after="0"/>
        <w:ind w:left="0"/>
        <w:rPr>
          <w:rFonts w:ascii="Arial" w:hAnsi="Arial" w:cs="Arial"/>
          <w:sz w:val="20"/>
          <w:szCs w:val="20"/>
        </w:rPr>
      </w:pPr>
    </w:p>
    <w:p w14:paraId="05937899" w14:textId="726A7E58" w:rsidR="00502423" w:rsidRPr="00B9325D" w:rsidRDefault="00527292" w:rsidP="00B9325D">
      <w:pPr>
        <w:tabs>
          <w:tab w:val="left" w:pos="360"/>
          <w:tab w:val="left" w:pos="522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502423" w:rsidRPr="00B9325D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Senci</w:t>
      </w:r>
      <w:r w:rsidR="00502423" w:rsidRPr="00B9325D">
        <w:rPr>
          <w:rFonts w:ascii="Arial" w:hAnsi="Arial" w:cs="Arial"/>
          <w:sz w:val="20"/>
          <w:szCs w:val="20"/>
        </w:rPr>
        <w:t xml:space="preserve">, dňa </w:t>
      </w:r>
      <w:r w:rsidR="00F91B78" w:rsidRPr="00527292">
        <w:rPr>
          <w:rFonts w:ascii="Arial" w:hAnsi="Arial" w:cs="Arial"/>
          <w:sz w:val="20"/>
          <w:szCs w:val="20"/>
          <w:highlight w:val="cyan"/>
        </w:rPr>
        <w:t>......</w:t>
      </w:r>
      <w:r w:rsidR="00F91B78" w:rsidRPr="00B9325D">
        <w:rPr>
          <w:rFonts w:ascii="Arial" w:hAnsi="Arial" w:cs="Arial"/>
          <w:sz w:val="20"/>
          <w:szCs w:val="20"/>
        </w:rPr>
        <w:t>20</w:t>
      </w:r>
      <w:r w:rsidRPr="00527292">
        <w:rPr>
          <w:rFonts w:ascii="Arial" w:hAnsi="Arial" w:cs="Arial"/>
          <w:sz w:val="20"/>
          <w:szCs w:val="20"/>
          <w:highlight w:val="cyan"/>
        </w:rPr>
        <w:t>...</w:t>
      </w:r>
    </w:p>
    <w:p w14:paraId="058632B1" w14:textId="77777777" w:rsidR="00502423" w:rsidRPr="00B9325D" w:rsidRDefault="00502423" w:rsidP="00B9325D">
      <w:pPr>
        <w:rPr>
          <w:rFonts w:ascii="Arial" w:hAnsi="Arial" w:cs="Arial"/>
          <w:sz w:val="20"/>
          <w:szCs w:val="20"/>
        </w:rPr>
      </w:pPr>
    </w:p>
    <w:p w14:paraId="07C0C1C3" w14:textId="63868B73" w:rsidR="00502423" w:rsidRDefault="00527292" w:rsidP="00527292">
      <w:pPr>
        <w:tabs>
          <w:tab w:val="left" w:pos="552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F16F54" w:rsidRPr="00B9325D">
        <w:rPr>
          <w:rFonts w:ascii="Arial" w:hAnsi="Arial" w:cs="Arial"/>
          <w:sz w:val="20"/>
          <w:szCs w:val="20"/>
        </w:rPr>
        <w:t xml:space="preserve"> mene </w:t>
      </w:r>
      <w:r w:rsidR="00BD6350">
        <w:rPr>
          <w:rFonts w:ascii="Arial" w:hAnsi="Arial" w:cs="Arial"/>
          <w:sz w:val="20"/>
          <w:szCs w:val="20"/>
        </w:rPr>
        <w:t>Prenajímateľ</w:t>
      </w:r>
      <w:r w:rsidR="00F16F54" w:rsidRPr="00B9325D">
        <w:rPr>
          <w:rFonts w:ascii="Arial" w:hAnsi="Arial" w:cs="Arial"/>
          <w:sz w:val="20"/>
          <w:szCs w:val="20"/>
        </w:rPr>
        <w:t xml:space="preserve">a: </w:t>
      </w:r>
      <w:r w:rsidR="00F16F54" w:rsidRPr="00B9325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v</w:t>
      </w:r>
      <w:r w:rsidR="00F16F54" w:rsidRPr="00B9325D">
        <w:rPr>
          <w:rFonts w:ascii="Arial" w:hAnsi="Arial" w:cs="Arial"/>
          <w:sz w:val="20"/>
          <w:szCs w:val="20"/>
        </w:rPr>
        <w:t xml:space="preserve"> mene </w:t>
      </w:r>
      <w:r w:rsidR="00BD6350">
        <w:rPr>
          <w:rFonts w:ascii="Arial" w:hAnsi="Arial" w:cs="Arial"/>
          <w:sz w:val="20"/>
          <w:szCs w:val="20"/>
        </w:rPr>
        <w:t>Nájomc</w:t>
      </w:r>
      <w:r w:rsidR="006D4E11">
        <w:rPr>
          <w:rFonts w:ascii="Arial" w:hAnsi="Arial" w:cs="Arial"/>
          <w:sz w:val="20"/>
          <w:szCs w:val="20"/>
        </w:rPr>
        <w:t>u</w:t>
      </w:r>
      <w:r w:rsidR="00F16F54" w:rsidRPr="00B9325D">
        <w:rPr>
          <w:rFonts w:ascii="Arial" w:hAnsi="Arial" w:cs="Arial"/>
          <w:sz w:val="20"/>
          <w:szCs w:val="20"/>
        </w:rPr>
        <w:t xml:space="preserve">: </w:t>
      </w:r>
    </w:p>
    <w:p w14:paraId="7B5E4CC4" w14:textId="486F2A2E" w:rsidR="00CC0F61" w:rsidRDefault="00CC0F61" w:rsidP="00527292">
      <w:pPr>
        <w:tabs>
          <w:tab w:val="left" w:pos="552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Tomáš Juríček</w:t>
      </w:r>
      <w:r>
        <w:rPr>
          <w:rFonts w:ascii="Arial" w:hAnsi="Arial" w:cs="Arial"/>
          <w:sz w:val="20"/>
          <w:szCs w:val="20"/>
        </w:rPr>
        <w:tab/>
      </w:r>
      <w:r w:rsidRPr="00CC0F61">
        <w:rPr>
          <w:rFonts w:ascii="Arial" w:hAnsi="Arial" w:cs="Arial"/>
          <w:sz w:val="20"/>
          <w:szCs w:val="20"/>
          <w:highlight w:val="cyan"/>
        </w:rPr>
        <w:t>....</w:t>
      </w:r>
    </w:p>
    <w:p w14:paraId="6CE6655B" w14:textId="224E4042" w:rsidR="00CC0F61" w:rsidRPr="00B9325D" w:rsidRDefault="00CC0F61" w:rsidP="00527292">
      <w:pPr>
        <w:tabs>
          <w:tab w:val="left" w:pos="552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konateľ</w:t>
      </w:r>
    </w:p>
    <w:sectPr w:rsidR="00CC0F61" w:rsidRPr="00B9325D" w:rsidSect="00527292">
      <w:footerReference w:type="default" r:id="rId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A0382" w14:textId="77777777" w:rsidR="00AE12AC" w:rsidRDefault="00AE12AC">
      <w:r>
        <w:separator/>
      </w:r>
    </w:p>
  </w:endnote>
  <w:endnote w:type="continuationSeparator" w:id="0">
    <w:p w14:paraId="5CC9FB36" w14:textId="77777777" w:rsidR="00AE12AC" w:rsidRDefault="00AE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AA2D" w14:textId="77777777" w:rsidR="00447419" w:rsidRPr="00527292" w:rsidRDefault="00447419">
    <w:pPr>
      <w:pStyle w:val="Pta"/>
      <w:jc w:val="center"/>
      <w:rPr>
        <w:rFonts w:ascii="Arial" w:hAnsi="Arial" w:cs="Arial"/>
        <w:sz w:val="14"/>
        <w:szCs w:val="14"/>
      </w:rPr>
    </w:pPr>
    <w:r w:rsidRPr="00527292">
      <w:rPr>
        <w:rFonts w:ascii="Arial" w:hAnsi="Arial" w:cs="Arial"/>
        <w:sz w:val="14"/>
        <w:szCs w:val="14"/>
      </w:rPr>
      <w:t xml:space="preserve">Strana </w:t>
    </w:r>
    <w:r w:rsidRPr="00527292">
      <w:rPr>
        <w:rStyle w:val="slostrany"/>
        <w:rFonts w:ascii="Arial" w:hAnsi="Arial" w:cs="Arial"/>
        <w:sz w:val="14"/>
        <w:szCs w:val="14"/>
      </w:rPr>
      <w:fldChar w:fldCharType="begin"/>
    </w:r>
    <w:r w:rsidRPr="00527292">
      <w:rPr>
        <w:rStyle w:val="slostrany"/>
        <w:rFonts w:ascii="Arial" w:hAnsi="Arial" w:cs="Arial"/>
        <w:sz w:val="14"/>
        <w:szCs w:val="14"/>
      </w:rPr>
      <w:instrText xml:space="preserve"> PAGE </w:instrText>
    </w:r>
    <w:r w:rsidRPr="00527292">
      <w:rPr>
        <w:rStyle w:val="slostrany"/>
        <w:rFonts w:ascii="Arial" w:hAnsi="Arial" w:cs="Arial"/>
        <w:sz w:val="14"/>
        <w:szCs w:val="14"/>
      </w:rPr>
      <w:fldChar w:fldCharType="separate"/>
    </w:r>
    <w:r w:rsidR="005B4D0D" w:rsidRPr="00527292">
      <w:rPr>
        <w:rStyle w:val="slostrany"/>
        <w:rFonts w:ascii="Arial" w:hAnsi="Arial" w:cs="Arial"/>
        <w:noProof/>
        <w:sz w:val="14"/>
        <w:szCs w:val="14"/>
      </w:rPr>
      <w:t>1</w:t>
    </w:r>
    <w:r w:rsidRPr="00527292">
      <w:rPr>
        <w:rStyle w:val="slostrany"/>
        <w:rFonts w:ascii="Arial" w:hAnsi="Arial" w:cs="Arial"/>
        <w:sz w:val="14"/>
        <w:szCs w:val="14"/>
      </w:rPr>
      <w:fldChar w:fldCharType="end"/>
    </w:r>
    <w:r w:rsidRPr="00527292">
      <w:rPr>
        <w:rStyle w:val="slostrany"/>
        <w:rFonts w:ascii="Arial" w:hAnsi="Arial" w:cs="Arial"/>
        <w:sz w:val="14"/>
        <w:szCs w:val="14"/>
      </w:rPr>
      <w:t xml:space="preserve"> (celkom </w:t>
    </w:r>
    <w:r w:rsidRPr="00527292">
      <w:rPr>
        <w:rStyle w:val="slostrany"/>
        <w:rFonts w:ascii="Arial" w:hAnsi="Arial" w:cs="Arial"/>
        <w:sz w:val="14"/>
        <w:szCs w:val="14"/>
      </w:rPr>
      <w:fldChar w:fldCharType="begin"/>
    </w:r>
    <w:r w:rsidRPr="00527292">
      <w:rPr>
        <w:rStyle w:val="slostrany"/>
        <w:rFonts w:ascii="Arial" w:hAnsi="Arial" w:cs="Arial"/>
        <w:sz w:val="14"/>
        <w:szCs w:val="14"/>
      </w:rPr>
      <w:instrText xml:space="preserve"> NUMPAGES </w:instrText>
    </w:r>
    <w:r w:rsidRPr="00527292">
      <w:rPr>
        <w:rStyle w:val="slostrany"/>
        <w:rFonts w:ascii="Arial" w:hAnsi="Arial" w:cs="Arial"/>
        <w:sz w:val="14"/>
        <w:szCs w:val="14"/>
      </w:rPr>
      <w:fldChar w:fldCharType="separate"/>
    </w:r>
    <w:r w:rsidR="005B4D0D" w:rsidRPr="00527292">
      <w:rPr>
        <w:rStyle w:val="slostrany"/>
        <w:rFonts w:ascii="Arial" w:hAnsi="Arial" w:cs="Arial"/>
        <w:noProof/>
        <w:sz w:val="14"/>
        <w:szCs w:val="14"/>
      </w:rPr>
      <w:t>5</w:t>
    </w:r>
    <w:r w:rsidRPr="00527292">
      <w:rPr>
        <w:rStyle w:val="slostrany"/>
        <w:rFonts w:ascii="Arial" w:hAnsi="Arial" w:cs="Arial"/>
        <w:sz w:val="14"/>
        <w:szCs w:val="14"/>
      </w:rPr>
      <w:fldChar w:fldCharType="end"/>
    </w:r>
    <w:r w:rsidRPr="00527292">
      <w:rPr>
        <w:rStyle w:val="slostrany"/>
        <w:rFonts w:ascii="Arial" w:hAnsi="Arial" w:cs="Arial"/>
        <w:sz w:val="14"/>
        <w:szCs w:val="14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BE04" w14:textId="77777777" w:rsidR="00AE12AC" w:rsidRDefault="00AE12AC">
      <w:r>
        <w:separator/>
      </w:r>
    </w:p>
  </w:footnote>
  <w:footnote w:type="continuationSeparator" w:id="0">
    <w:p w14:paraId="3BD4F289" w14:textId="77777777" w:rsidR="00AE12AC" w:rsidRDefault="00AE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93C"/>
    <w:multiLevelType w:val="hybridMultilevel"/>
    <w:tmpl w:val="68EA761C"/>
    <w:lvl w:ilvl="0" w:tplc="859406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EF4DAEC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4DAC2C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683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8704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3629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C02B2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8E6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8C8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5A107C"/>
    <w:multiLevelType w:val="hybridMultilevel"/>
    <w:tmpl w:val="FF748968"/>
    <w:lvl w:ilvl="0" w:tplc="B0F667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42A23"/>
    <w:multiLevelType w:val="hybridMultilevel"/>
    <w:tmpl w:val="F3FC8A7E"/>
    <w:lvl w:ilvl="0" w:tplc="12B63718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1E14BA"/>
    <w:multiLevelType w:val="hybridMultilevel"/>
    <w:tmpl w:val="E4DC83A6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597DB2"/>
    <w:multiLevelType w:val="hybridMultilevel"/>
    <w:tmpl w:val="E8A24A5E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E977AC"/>
    <w:multiLevelType w:val="multilevel"/>
    <w:tmpl w:val="6CC0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30514484"/>
    <w:multiLevelType w:val="hybridMultilevel"/>
    <w:tmpl w:val="5FE8D980"/>
    <w:lvl w:ilvl="0" w:tplc="985C98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AE33C0"/>
    <w:multiLevelType w:val="hybridMultilevel"/>
    <w:tmpl w:val="1674B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90BB3"/>
    <w:multiLevelType w:val="hybridMultilevel"/>
    <w:tmpl w:val="734A5C0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87E66"/>
    <w:multiLevelType w:val="hybridMultilevel"/>
    <w:tmpl w:val="7804B9BA"/>
    <w:lvl w:ilvl="0" w:tplc="55646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5464FE"/>
    <w:multiLevelType w:val="hybridMultilevel"/>
    <w:tmpl w:val="5DB661F8"/>
    <w:lvl w:ilvl="0" w:tplc="7548D9A8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D37467"/>
    <w:multiLevelType w:val="hybridMultilevel"/>
    <w:tmpl w:val="2196C53A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519194">
    <w:abstractNumId w:val="3"/>
  </w:num>
  <w:num w:numId="2" w16cid:durableId="925187845">
    <w:abstractNumId w:val="5"/>
  </w:num>
  <w:num w:numId="3" w16cid:durableId="1941717860">
    <w:abstractNumId w:val="6"/>
  </w:num>
  <w:num w:numId="4" w16cid:durableId="601763409">
    <w:abstractNumId w:val="4"/>
  </w:num>
  <w:num w:numId="5" w16cid:durableId="1918976342">
    <w:abstractNumId w:val="10"/>
  </w:num>
  <w:num w:numId="6" w16cid:durableId="320044679">
    <w:abstractNumId w:val="0"/>
  </w:num>
  <w:num w:numId="7" w16cid:durableId="1648624621">
    <w:abstractNumId w:val="9"/>
  </w:num>
  <w:num w:numId="8" w16cid:durableId="13120354">
    <w:abstractNumId w:val="7"/>
  </w:num>
  <w:num w:numId="9" w16cid:durableId="1152405139">
    <w:abstractNumId w:val="1"/>
  </w:num>
  <w:num w:numId="10" w16cid:durableId="1800761542">
    <w:abstractNumId w:val="2"/>
  </w:num>
  <w:num w:numId="11" w16cid:durableId="1332022772">
    <w:abstractNumId w:val="11"/>
  </w:num>
  <w:num w:numId="12" w16cid:durableId="125266283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na Zemanová">
    <w15:presenceInfo w15:providerId="AD" w15:userId="S::zemanova@mlyn.sk::6af008e3-e4f0-4d53-9008-101693f4d5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23"/>
    <w:rsid w:val="000021DA"/>
    <w:rsid w:val="00025CA7"/>
    <w:rsid w:val="00031D66"/>
    <w:rsid w:val="000450AF"/>
    <w:rsid w:val="00045553"/>
    <w:rsid w:val="0006196D"/>
    <w:rsid w:val="00083E93"/>
    <w:rsid w:val="000977C0"/>
    <w:rsid w:val="000B6FF3"/>
    <w:rsid w:val="0010094A"/>
    <w:rsid w:val="00117DED"/>
    <w:rsid w:val="0012177E"/>
    <w:rsid w:val="001316E6"/>
    <w:rsid w:val="001459F3"/>
    <w:rsid w:val="00150F7C"/>
    <w:rsid w:val="00156173"/>
    <w:rsid w:val="001574CC"/>
    <w:rsid w:val="001639B8"/>
    <w:rsid w:val="001804AE"/>
    <w:rsid w:val="0018763F"/>
    <w:rsid w:val="00197E26"/>
    <w:rsid w:val="001A3699"/>
    <w:rsid w:val="001B7E84"/>
    <w:rsid w:val="001C746D"/>
    <w:rsid w:val="001D234E"/>
    <w:rsid w:val="001F1335"/>
    <w:rsid w:val="001F725B"/>
    <w:rsid w:val="00204521"/>
    <w:rsid w:val="0021672D"/>
    <w:rsid w:val="002318F9"/>
    <w:rsid w:val="00240E99"/>
    <w:rsid w:val="00241F53"/>
    <w:rsid w:val="0029643A"/>
    <w:rsid w:val="002A47BD"/>
    <w:rsid w:val="002B395B"/>
    <w:rsid w:val="002E4157"/>
    <w:rsid w:val="002E4A7E"/>
    <w:rsid w:val="002F38E0"/>
    <w:rsid w:val="003000BC"/>
    <w:rsid w:val="003058B3"/>
    <w:rsid w:val="00305CF0"/>
    <w:rsid w:val="00321251"/>
    <w:rsid w:val="003214D6"/>
    <w:rsid w:val="003518EB"/>
    <w:rsid w:val="003530E7"/>
    <w:rsid w:val="00362CCF"/>
    <w:rsid w:val="0039251E"/>
    <w:rsid w:val="003C1E24"/>
    <w:rsid w:val="003D1F8C"/>
    <w:rsid w:val="003D71F8"/>
    <w:rsid w:val="00401CA5"/>
    <w:rsid w:val="0040559F"/>
    <w:rsid w:val="004114D1"/>
    <w:rsid w:val="00445EB0"/>
    <w:rsid w:val="00447419"/>
    <w:rsid w:val="00472699"/>
    <w:rsid w:val="00485089"/>
    <w:rsid w:val="004A515E"/>
    <w:rsid w:val="004C32EE"/>
    <w:rsid w:val="004D6B64"/>
    <w:rsid w:val="00500954"/>
    <w:rsid w:val="00502423"/>
    <w:rsid w:val="005041DA"/>
    <w:rsid w:val="00510947"/>
    <w:rsid w:val="00527292"/>
    <w:rsid w:val="00536D2F"/>
    <w:rsid w:val="005409BC"/>
    <w:rsid w:val="00555C24"/>
    <w:rsid w:val="005570F0"/>
    <w:rsid w:val="005652B6"/>
    <w:rsid w:val="00565C17"/>
    <w:rsid w:val="005869DB"/>
    <w:rsid w:val="00590EFB"/>
    <w:rsid w:val="005B25DD"/>
    <w:rsid w:val="005B2DAF"/>
    <w:rsid w:val="005B4D0D"/>
    <w:rsid w:val="005D4B89"/>
    <w:rsid w:val="005F19FE"/>
    <w:rsid w:val="00614BD5"/>
    <w:rsid w:val="00625BDB"/>
    <w:rsid w:val="00634485"/>
    <w:rsid w:val="00653B22"/>
    <w:rsid w:val="0067741D"/>
    <w:rsid w:val="00696927"/>
    <w:rsid w:val="006C0EAE"/>
    <w:rsid w:val="006D4E11"/>
    <w:rsid w:val="00720858"/>
    <w:rsid w:val="007E00DA"/>
    <w:rsid w:val="007F072E"/>
    <w:rsid w:val="00814F92"/>
    <w:rsid w:val="0085421F"/>
    <w:rsid w:val="0089672E"/>
    <w:rsid w:val="008A314B"/>
    <w:rsid w:val="008C5952"/>
    <w:rsid w:val="008D5163"/>
    <w:rsid w:val="008F6729"/>
    <w:rsid w:val="0090162D"/>
    <w:rsid w:val="00911494"/>
    <w:rsid w:val="009124C2"/>
    <w:rsid w:val="009927E0"/>
    <w:rsid w:val="009B424A"/>
    <w:rsid w:val="009D18A1"/>
    <w:rsid w:val="009D780B"/>
    <w:rsid w:val="009E1034"/>
    <w:rsid w:val="009E1BE1"/>
    <w:rsid w:val="009E7543"/>
    <w:rsid w:val="00A33664"/>
    <w:rsid w:val="00A55B2A"/>
    <w:rsid w:val="00A8750D"/>
    <w:rsid w:val="00AC30B7"/>
    <w:rsid w:val="00AE12AC"/>
    <w:rsid w:val="00AF5AFB"/>
    <w:rsid w:val="00B07F21"/>
    <w:rsid w:val="00B07F5F"/>
    <w:rsid w:val="00B10187"/>
    <w:rsid w:val="00B2132E"/>
    <w:rsid w:val="00B522F9"/>
    <w:rsid w:val="00B9325D"/>
    <w:rsid w:val="00B94F2B"/>
    <w:rsid w:val="00BB7839"/>
    <w:rsid w:val="00BD6282"/>
    <w:rsid w:val="00BD6350"/>
    <w:rsid w:val="00BD7736"/>
    <w:rsid w:val="00BF5926"/>
    <w:rsid w:val="00C23782"/>
    <w:rsid w:val="00C516AF"/>
    <w:rsid w:val="00C57F73"/>
    <w:rsid w:val="00C63121"/>
    <w:rsid w:val="00C64036"/>
    <w:rsid w:val="00CC0F61"/>
    <w:rsid w:val="00CC5877"/>
    <w:rsid w:val="00CE7BD4"/>
    <w:rsid w:val="00D215A7"/>
    <w:rsid w:val="00D21F98"/>
    <w:rsid w:val="00D464EA"/>
    <w:rsid w:val="00D658DD"/>
    <w:rsid w:val="00D96358"/>
    <w:rsid w:val="00DA4384"/>
    <w:rsid w:val="00DE76A8"/>
    <w:rsid w:val="00E00E1F"/>
    <w:rsid w:val="00E12DB6"/>
    <w:rsid w:val="00E13A82"/>
    <w:rsid w:val="00E14307"/>
    <w:rsid w:val="00E22E93"/>
    <w:rsid w:val="00E47198"/>
    <w:rsid w:val="00E83569"/>
    <w:rsid w:val="00EB66A8"/>
    <w:rsid w:val="00EC7467"/>
    <w:rsid w:val="00F0008D"/>
    <w:rsid w:val="00F16F54"/>
    <w:rsid w:val="00F22BB0"/>
    <w:rsid w:val="00F415F9"/>
    <w:rsid w:val="00F91B78"/>
    <w:rsid w:val="00FD6F39"/>
    <w:rsid w:val="00FF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5E979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502423"/>
    <w:rPr>
      <w:sz w:val="24"/>
      <w:szCs w:val="24"/>
      <w:lang w:eastAsia="en-GB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Pta">
    <w:name w:val="footer"/>
    <w:basedOn w:val="Normlny"/>
    <w:rsid w:val="00502423"/>
    <w:pPr>
      <w:tabs>
        <w:tab w:val="center" w:pos="4536"/>
        <w:tab w:val="right" w:pos="9072"/>
      </w:tabs>
    </w:pPr>
  </w:style>
  <w:style w:type="character" w:styleId="slostrany">
    <w:name w:val="page number"/>
    <w:basedOn w:val="Predvolenpsmoodseku"/>
    <w:rsid w:val="00502423"/>
  </w:style>
  <w:style w:type="character" w:customStyle="1" w:styleId="ra">
    <w:name w:val="ra"/>
    <w:basedOn w:val="Predvolenpsmoodseku"/>
    <w:rsid w:val="00502423"/>
  </w:style>
  <w:style w:type="paragraph" w:styleId="Zkladntext">
    <w:name w:val="Body Text"/>
    <w:basedOn w:val="Normlny"/>
    <w:rsid w:val="00502423"/>
    <w:pPr>
      <w:snapToGrid w:val="0"/>
      <w:jc w:val="both"/>
    </w:pPr>
    <w:rPr>
      <w:szCs w:val="20"/>
      <w:lang w:eastAsia="en-US"/>
    </w:rPr>
  </w:style>
  <w:style w:type="paragraph" w:styleId="Zarkazkladnhotextu">
    <w:name w:val="Body Text Indent"/>
    <w:basedOn w:val="Normlny"/>
    <w:rsid w:val="00502423"/>
    <w:pPr>
      <w:spacing w:after="120"/>
      <w:ind w:left="283"/>
    </w:pPr>
  </w:style>
  <w:style w:type="paragraph" w:styleId="Hlavika">
    <w:name w:val="header"/>
    <w:basedOn w:val="Normlny"/>
    <w:rsid w:val="009124C2"/>
    <w:pPr>
      <w:tabs>
        <w:tab w:val="center" w:pos="4536"/>
        <w:tab w:val="right" w:pos="9072"/>
      </w:tabs>
    </w:pPr>
  </w:style>
  <w:style w:type="paragraph" w:styleId="Revzia">
    <w:name w:val="Revision"/>
    <w:hidden/>
    <w:uiPriority w:val="99"/>
    <w:semiHidden/>
    <w:rsid w:val="001D234E"/>
    <w:rPr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bb85de9-0aa0-4406-aafb-51d776c485be}" enabled="1" method="Standard" siteId="{b8b98cef-064d-46f5-8da2-6bdfceb8350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DODATOK č</vt:lpstr>
      <vt:lpstr>DODATOK č</vt:lpstr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DODATOK č</dc:title>
  <dc:subject/>
  <dc:creator>MarosN</dc:creator>
  <cp:keywords/>
  <dc:description/>
  <cp:lastModifiedBy>Jana Zemanová</cp:lastModifiedBy>
  <cp:revision>11</cp:revision>
  <dcterms:created xsi:type="dcterms:W3CDTF">2026-03-19T14:51:00Z</dcterms:created>
  <dcterms:modified xsi:type="dcterms:W3CDTF">2026-04-08T12:47:00Z</dcterms:modified>
</cp:coreProperties>
</file>